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8480" w14:textId="77777777" w:rsidR="002F3718" w:rsidRDefault="00964CA0">
      <w:pPr>
        <w:rPr>
          <w:lang w:val="en-US"/>
        </w:rPr>
      </w:pPr>
      <w:r>
        <w:rPr>
          <w:lang w:val="en-US"/>
        </w:rPr>
        <w:t>Smart clause-</w:t>
      </w:r>
    </w:p>
    <w:sdt>
      <w:sdtPr>
        <w:alias w:val="Clause"/>
        <w:id w:val="7152"/>
      </w:sdtPr>
      <w:sdtContent>
        <w:p w14:paraId="4AC6ECB0" w14:textId="77777777" w:rsidR="00155BCD" w:rsidRDefault="00155BCD">
          <w:r>
            <w:t>Alternate clause with 3</w:t>
          </w:r>
          <w:r w:rsidRPr="00D26227">
            <w:rPr>
              <w:vertAlign w:val="superscript"/>
            </w:rPr>
            <w:t>rd</w:t>
          </w:r>
          <w:r>
            <w:t xml:space="preserve"> level Repeat</w:t>
          </w:r>
        </w:p>
        <w:p w14:paraId="4C730476" w14:textId="77777777" w:rsidR="00155BCD" w:rsidRDefault="00155BCD"/>
        <w:p w14:paraId="737F0B9D" w14:textId="77777777" w:rsidR="00155BCD" w:rsidRDefault="00155BCD">
          <w:r>
            <w:t xml:space="preserve">Name (smart) - </w:t>
          </w:r>
          <w:sdt>
            <w:sdtPr>
              <w:alias w:val="Field"/>
              <w:tag w:val="Name"/>
              <w:id w:val="715263"/>
              <w:placeholder>
                <w:docPart w:val="A2E16FAD8AD54DE0A2E77281C3388BAB"/>
              </w:placeholder>
            </w:sdtPr>
            <w:sdtContent>
              <w:r w:rsidRPr="008001FE">
                <w:t>service plan 2003-1</w:t>
              </w:r>
            </w:sdtContent>
          </w:sdt>
          <w:r>
            <w:br/>
            <w:t xml:space="preserve">Base Price(smart) - </w:t>
          </w:r>
          <w:sdt>
            <w:sdtPr>
              <w:alias w:val="Field"/>
              <w:tag w:val="Base Price"/>
              <w:id w:val="726407"/>
              <w:placeholder>
                <w:docPart w:val="0C8DDC835FAD4DECA5CF697A0F5E7F01"/>
              </w:placeholder>
            </w:sdtPr>
            <w:sdtContent>
              <w:r w:rsidRPr="008001FE">
                <w:t>4.00000</w:t>
              </w:r>
            </w:sdtContent>
          </w:sdt>
          <w:r>
            <w:br/>
            <w:t xml:space="preserve">List Price (RO) - </w:t>
          </w:r>
          <w:sdt>
            <w:sdtPr>
              <w:alias w:val="Field"/>
              <w:tag w:val="List Price"/>
              <w:id w:val="378044"/>
              <w:lock w:val="sdtContentLocked"/>
              <w:placeholder>
                <w:docPart w:val="3002FF44A1864C7384661E6060EB0189"/>
              </w:placeholder>
            </w:sdtPr>
            <w:sdtContent>
              <w:r w:rsidRPr="008001FE">
                <w:t>2.00000</w:t>
              </w:r>
            </w:sdtContent>
          </w:sdt>
          <w:r>
            <w:br/>
            <w:t>Extended Price (merge) - 3.00000</w:t>
          </w:r>
          <w:r>
            <w:br/>
            <w:t xml:space="preserve">Quantity (RO) - </w:t>
          </w:r>
          <w:sdt>
            <w:sdtPr>
              <w:alias w:val="Field"/>
              <w:tag w:val="Quantity"/>
              <w:id w:val="442506"/>
              <w:lock w:val="sdtContentLocked"/>
              <w:placeholder>
                <w:docPart w:val="62B5E7580E234A04886EC7443E61CABB"/>
              </w:placeholder>
            </w:sdtPr>
            <w:sdtContent>
              <w:r w:rsidRPr="008001FE">
                <w:t>1.00000</w:t>
              </w:r>
            </w:sdtContent>
          </w:sdt>
          <w:r>
            <w:br/>
            <w:t xml:space="preserve">Service plan </w:t>
          </w:r>
          <w:proofErr w:type="gramStart"/>
          <w:r>
            <w:t>start</w:t>
          </w:r>
          <w:proofErr w:type="gramEnd"/>
          <w:r>
            <w:t xml:space="preserve"> date (smart) - </w:t>
          </w:r>
          <w:sdt>
            <w:sdtPr>
              <w:alias w:val="Field"/>
              <w:tag w:val="Service Plan Start date"/>
              <w:id w:val="106932"/>
              <w:placeholder>
                <w:docPart w:val="DA24155DCDC44FBFABF92C67A6097609"/>
              </w:placeholder>
            </w:sdtPr>
            <w:sdtContent>
              <w:r w:rsidRPr="008001FE">
                <w:t>3/1/2026</w:t>
              </w:r>
            </w:sdtContent>
          </w:sdt>
        </w:p>
        <w:p w14:paraId="6BED83B0" w14:textId="77777777" w:rsidR="00155BCD" w:rsidRDefault="00155BCD"/>
        <w:sdt>
          <w:sdtPr>
            <w:alias w:val="Repeat"/>
            <w:id w:val="841578"/>
            <w:placeholder>
              <w:docPart w:val="9DA6E1AD34F54ED18F6D0DDFA20D7932"/>
            </w:placeholder>
          </w:sdtPr>
          <w:sdtContent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1803"/>
                <w:gridCol w:w="1803"/>
                <w:gridCol w:w="1803"/>
                <w:gridCol w:w="1803"/>
                <w:gridCol w:w="1804"/>
              </w:tblGrid>
              <w:tr w:rsidR="00155BCD" w14:paraId="030D54C5" w14:textId="77777777" w:rsidTr="00AA1F88">
                <w:tc>
                  <w:tcPr>
                    <w:tcW w:w="1803" w:type="dxa"/>
                  </w:tcPr>
                  <w:p w14:paraId="11E1E84F" w14:textId="77777777" w:rsidR="00155BCD" w:rsidRDefault="00155BCD">
                    <w:r>
                      <w:t>Name (smart)</w:t>
                    </w:r>
                  </w:p>
                </w:tc>
                <w:tc>
                  <w:tcPr>
                    <w:tcW w:w="1803" w:type="dxa"/>
                  </w:tcPr>
                  <w:p w14:paraId="2299CB6F" w14:textId="77777777" w:rsidR="00155BCD" w:rsidRDefault="00155BCD">
                    <w:r>
                      <w:t>Device Quantity (smart)</w:t>
                    </w:r>
                  </w:p>
                </w:tc>
                <w:tc>
                  <w:tcPr>
                    <w:tcW w:w="1803" w:type="dxa"/>
                  </w:tcPr>
                  <w:p w14:paraId="011E25AA" w14:textId="77777777" w:rsidR="00155BCD" w:rsidRDefault="00155BCD">
                    <w:r>
                      <w:t>Device List Price (RO)</w:t>
                    </w:r>
                  </w:p>
                </w:tc>
                <w:tc>
                  <w:tcPr>
                    <w:tcW w:w="1803" w:type="dxa"/>
                  </w:tcPr>
                  <w:p w14:paraId="7C97910B" w14:textId="77777777" w:rsidR="00155BCD" w:rsidRDefault="00155BCD">
                    <w:r>
                      <w:t>Device Extended Price (merge)</w:t>
                    </w:r>
                  </w:p>
                </w:tc>
                <w:tc>
                  <w:tcPr>
                    <w:tcW w:w="1804" w:type="dxa"/>
                  </w:tcPr>
                  <w:p w14:paraId="5DA44C3B" w14:textId="77777777" w:rsidR="00155BCD" w:rsidRDefault="00155BCD">
                    <w:r>
                      <w:t>Device Base Price (smart)</w:t>
                    </w:r>
                  </w:p>
                </w:tc>
              </w:tr>
              <w:tr w:rsidR="00155BCD" w14:paraId="3CE5B1DA" w14:textId="77777777" w:rsidTr="00AA1F88">
                <w:tc>
                  <w:tcPr>
                    <w:tcW w:w="1803" w:type="dxa"/>
                  </w:tcPr>
                  <w:sdt>
                    <w:sdtPr>
                      <w:alias w:val="Field"/>
                      <w:tag w:val="Name"/>
                      <w:id w:val="692225"/>
                      <w:placeholder>
                        <w:docPart w:val="50686E66A66A4B3293F897D412EE5405"/>
                      </w:placeholder>
                    </w:sdtPr>
                    <w:sdtContent>
                      <w:p w14:paraId="3179BB2C" w14:textId="77777777" w:rsidR="00155BCD" w:rsidRDefault="00155BCD">
                        <w:r w:rsidRPr="008001FE">
                          <w:t>device 1</w:t>
                        </w:r>
                      </w:p>
                    </w:sdtContent>
                  </w:sdt>
                </w:tc>
                <w:tc>
                  <w:tcPr>
                    <w:tcW w:w="1803" w:type="dxa"/>
                  </w:tcPr>
                  <w:sdt>
                    <w:sdtPr>
                      <w:alias w:val="Field"/>
                      <w:tag w:val="Device Quantity"/>
                      <w:id w:val="223039"/>
                      <w:placeholder>
                        <w:docPart w:val="6F446CDB268743238408CD3464A418B6"/>
                      </w:placeholder>
                    </w:sdtPr>
                    <w:sdtContent>
                      <w:p w14:paraId="260E43E8" w14:textId="77777777" w:rsidR="00155BCD" w:rsidRDefault="00155BCD">
                        <w:r w:rsidRPr="008001FE">
                          <w:t>1.00000</w:t>
                        </w:r>
                      </w:p>
                    </w:sdtContent>
                  </w:sdt>
                </w:tc>
                <w:tc>
                  <w:tcPr>
                    <w:tcW w:w="1803" w:type="dxa"/>
                  </w:tcPr>
                  <w:sdt>
                    <w:sdtPr>
                      <w:alias w:val="Field"/>
                      <w:tag w:val="Device List Price"/>
                      <w:id w:val="385720"/>
                      <w:lock w:val="sdtContentLocked"/>
                      <w:placeholder>
                        <w:docPart w:val="EC74D830A5204F6D9930D358BCC08CD8"/>
                      </w:placeholder>
                    </w:sdtPr>
                    <w:sdtContent>
                      <w:p w14:paraId="0C4FD940" w14:textId="77777777" w:rsidR="00155BCD" w:rsidRDefault="00155BCD">
                        <w:r w:rsidRPr="008001FE">
                          <w:t>2.00000</w:t>
                        </w:r>
                      </w:p>
                    </w:sdtContent>
                  </w:sdt>
                </w:tc>
                <w:tc>
                  <w:tcPr>
                    <w:tcW w:w="1803" w:type="dxa"/>
                  </w:tcPr>
                  <w:sdt>
                    <w:sdtPr>
                      <w:alias w:val="Field"/>
                      <w:tag w:val="Device Extended Price"/>
                      <w:id w:val="396830"/>
                      <w:placeholder>
                        <w:docPart w:val="1DCB73FD1E0449369046454FA24E024E"/>
                      </w:placeholder>
                    </w:sdtPr>
                    <w:sdtContent>
                      <w:p w14:paraId="6E4E280A" w14:textId="77777777" w:rsidR="00155BCD" w:rsidRDefault="00155BCD">
                        <w:r w:rsidRPr="008001FE">
                          <w:t>33.00000</w:t>
                        </w:r>
                      </w:p>
                    </w:sdtContent>
                  </w:sdt>
                </w:tc>
                <w:tc>
                  <w:tcPr>
                    <w:tcW w:w="1804" w:type="dxa"/>
                  </w:tcPr>
                  <w:sdt>
                    <w:sdtPr>
                      <w:alias w:val="Field"/>
                      <w:tag w:val="Device Base Price"/>
                      <w:id w:val="758628"/>
                      <w:placeholder>
                        <w:docPart w:val="C63AECFF26234FE6872D6B97D4FC073F"/>
                      </w:placeholder>
                    </w:sdtPr>
                    <w:sdtContent>
                      <w:p w14:paraId="476305E3" w14:textId="77777777" w:rsidR="00155BCD" w:rsidRDefault="00155BCD">
                        <w:r w:rsidRPr="008001FE">
                          <w:t>4.00000</w:t>
                        </w:r>
                      </w:p>
                    </w:sdtContent>
                  </w:sdt>
                </w:tc>
              </w:tr>
            </w:tbl>
          </w:sdtContent>
        </w:sdt>
        <w:p w14:paraId="52E4D09C" w14:textId="77777777" w:rsidR="00155BCD" w:rsidRDefault="00155BCD">
          <w:r>
            <w:br/>
          </w:r>
        </w:p>
        <w:p w14:paraId="2F23D766" w14:textId="77777777" w:rsidR="00155BCD" w:rsidRDefault="00155BCD">
          <w:r>
            <w:t>External Fields-</w:t>
          </w:r>
        </w:p>
        <w:p w14:paraId="0D0B3F05" w14:textId="77777777" w:rsidR="00155BCD" w:rsidRDefault="00000000">
          <w:sdt>
            <w:sdtPr>
              <w:id w:val="-1845168440"/>
              <w:placeholder>
                <w:docPart w:val="650D9863175A4ABF94249EEF2595E6F3"/>
              </w:placeholder>
            </w:sdtPr>
            <w:sdtContent>
              <w:r w:rsidR="00155BCD">
                <w:t>Content control 1</w:t>
              </w:r>
            </w:sdtContent>
          </w:sdt>
          <w:r w:rsidR="00155BCD">
            <w:t xml:space="preserve"> ------------------------</w:t>
          </w:r>
          <w:r w:rsidR="00155BCD">
            <w:rPr>
              <w:rFonts w:ascii="Wingdings" w:hAnsi="Wingdings"/>
            </w:rPr>
            <w:sym w:font="Wingdings" w:char="F0E0"/>
          </w:r>
          <w:r w:rsidR="00155BCD">
            <w:t xml:space="preserve"> No locking</w:t>
          </w:r>
        </w:p>
        <w:p w14:paraId="037D69ED" w14:textId="77777777" w:rsidR="00155BCD" w:rsidRDefault="00000000">
          <w:sdt>
            <w:sdtPr>
              <w:id w:val="1002396801"/>
              <w:placeholder>
                <w:docPart w:val="650D9863175A4ABF94249EEF2595E6F3"/>
              </w:placeholder>
            </w:sdtPr>
            <w:sdtContent>
              <w:r w:rsidR="00155BCD">
                <w:t>Content control 2</w:t>
              </w:r>
            </w:sdtContent>
          </w:sdt>
          <w:r w:rsidR="00155BCD">
            <w:t>-----------------------</w:t>
          </w:r>
          <w:r w:rsidR="00155BCD">
            <w:rPr>
              <w:rFonts w:ascii="Wingdings" w:hAnsi="Wingdings"/>
            </w:rPr>
            <w:sym w:font="Wingdings" w:char="F0E0"/>
          </w:r>
          <w:r w:rsidR="00155BCD">
            <w:t xml:space="preserve"> locking</w:t>
          </w:r>
        </w:p>
      </w:sdtContent>
    </w:sdt>
    <w:p w14:paraId="196818E4" w14:textId="4088AD9B" w:rsidR="002F3718" w:rsidRDefault="00155BCD">
      <w:pPr>
        <w:rPr>
          <w:lang w:val="en-US"/>
        </w:rPr>
      </w:pPr>
      <w:del w:id="0" w:author="Pankaj Virendra Sakhare" w:date="2026-03-30T16:31:00Z" w16du:dateUtc="2026-03-30T11:01:00Z">
        <w:r w:rsidDel="00155BCD">
          <w:delText xml:space="preserve">     </w:delText>
        </w:r>
      </w:del>
      <w:del w:id="1" w:author="Pankaj Virendra Sakhare" w:date="2026-03-30T16:21:00Z" w16du:dateUtc="2026-03-30T10:51:00Z">
        <w:r w:rsidR="00CC6DC5" w:rsidDel="00CC6DC5">
          <w:delText xml:space="preserve">     </w:delText>
        </w:r>
      </w:del>
    </w:p>
    <w:p w14:paraId="498F9601" w14:textId="77777777" w:rsidR="002F3718" w:rsidRDefault="00964CA0">
      <w:pPr>
        <w:rPr>
          <w:lang w:val="en-US"/>
        </w:rPr>
      </w:pPr>
      <w:r>
        <w:rPr>
          <w:lang w:val="en-US"/>
        </w:rPr>
        <w:t>RO clause with Retain field prop on-</w:t>
      </w:r>
    </w:p>
    <w:customXmlInsRangeStart w:id="2" w:author="Pankaj Virendra Sakhare" w:date="2026-03-30T16:23:00Z"/>
    <w:sdt>
      <w:sdtPr>
        <w:alias w:val="Clause"/>
        <w:tag w:val="3928"/>
        <w:id w:val="3928"/>
        <w:lock w:val="sdtContentLocked"/>
      </w:sdtPr>
      <w:sdtContent>
        <w:customXmlInsRangeEnd w:id="2"/>
        <w:p w14:paraId="500564A6" w14:textId="77777777" w:rsidR="007E2F13" w:rsidRDefault="007E2F13">
          <w:pPr>
            <w:rPr>
              <w:ins w:id="3" w:author="Pankaj Virendra Sakhare" w:date="2026-03-30T16:23:00Z" w16du:dateUtc="2026-03-30T10:53:00Z"/>
            </w:rPr>
          </w:pPr>
          <w:ins w:id="4" w:author="Pankaj Virendra Sakhare" w:date="2026-03-30T16:23:00Z" w16du:dateUtc="2026-03-30T10:53:00Z">
            <w:r>
              <w:t>Alternate Clause 1</w:t>
            </w:r>
          </w:ins>
        </w:p>
        <w:p w14:paraId="79F30945" w14:textId="77777777" w:rsidR="007E2F13" w:rsidRDefault="007E2F13">
          <w:pPr>
            <w:rPr>
              <w:ins w:id="5" w:author="Pankaj Virendra Sakhare" w:date="2026-03-30T16:23:00Z" w16du:dateUtc="2026-03-30T10:53:00Z"/>
            </w:rPr>
          </w:pPr>
          <w:ins w:id="6" w:author="Pankaj Virendra Sakhare" w:date="2026-03-30T16:23:00Z" w16du:dateUtc="2026-03-30T10:53:00Z">
            <w:r>
              <w:t xml:space="preserve">Auto renew(smart) - </w:t>
            </w:r>
          </w:ins>
          <w:customXmlInsRangeStart w:id="7" w:author="Pankaj Virendra Sakhare" w:date="2026-03-30T16:23:00Z"/>
          <w:sdt>
            <w:sdtPr>
              <w:alias w:val="Field"/>
              <w:tag w:val="Auto Renew"/>
              <w:id w:val="971925"/>
              <w:placeholder>
                <w:docPart w:val="604511E68F30471AB049F98063DCF063"/>
              </w:placeholder>
            </w:sdtPr>
            <w:sdtContent>
              <w:customXmlInsRangeEnd w:id="7"/>
              <w:ins w:id="8" w:author="Pankaj Virendra Sakhare" w:date="2026-03-30T16:23:00Z" w16du:dateUtc="2026-03-30T10:53:00Z">
                <w:r w:rsidRPr="008001FE">
                  <w:t>False</w:t>
                </w:r>
              </w:ins>
              <w:customXmlInsRangeStart w:id="9" w:author="Pankaj Virendra Sakhare" w:date="2026-03-30T16:23:00Z"/>
            </w:sdtContent>
          </w:sdt>
          <w:customXmlInsRangeEnd w:id="9"/>
          <w:ins w:id="10" w:author="Pankaj Virendra Sakhare" w:date="2026-03-30T16:23:00Z" w16du:dateUtc="2026-03-30T10:53:00Z">
            <w:r>
              <w:br/>
              <w:t xml:space="preserve">End date(smart)- </w:t>
            </w:r>
          </w:ins>
          <w:customXmlInsRangeStart w:id="11" w:author="Pankaj Virendra Sakhare" w:date="2026-03-30T16:23:00Z"/>
          <w:sdt>
            <w:sdtPr>
              <w:alias w:val="Field"/>
              <w:tag w:val="Contract End Date"/>
              <w:id w:val="6930"/>
              <w:placeholder>
                <w:docPart w:val="D851747E821946E5B8ECA69E2CA35B37"/>
              </w:placeholder>
            </w:sdtPr>
            <w:sdtContent>
              <w:customXmlInsRangeEnd w:id="11"/>
              <w:ins w:id="12" w:author="Pankaj Virendra Sakhare" w:date="2026-03-30T16:23:00Z" w16du:dateUtc="2026-03-30T10:53:00Z">
                <w:r w:rsidRPr="008001FE">
                  <w:t>4/9/2026</w:t>
                </w:r>
              </w:ins>
              <w:customXmlInsRangeStart w:id="13" w:author="Pankaj Virendra Sakhare" w:date="2026-03-30T16:23:00Z"/>
            </w:sdtContent>
          </w:sdt>
          <w:customXmlInsRangeEnd w:id="13"/>
          <w:ins w:id="14" w:author="Pankaj Virendra Sakhare" w:date="2026-03-30T16:23:00Z" w16du:dateUtc="2026-03-30T10:53:00Z">
            <w:r>
              <w:br/>
              <w:t xml:space="preserve">Start </w:t>
            </w:r>
            <w:proofErr w:type="gramStart"/>
            <w:r>
              <w:t>date(</w:t>
            </w:r>
            <w:proofErr w:type="gramEnd"/>
            <w:r>
              <w:t xml:space="preserve">RO)- </w:t>
            </w:r>
          </w:ins>
          <w:customXmlInsRangeStart w:id="15" w:author="Pankaj Virendra Sakhare" w:date="2026-03-30T16:23:00Z"/>
          <w:sdt>
            <w:sdtPr>
              <w:alias w:val="Field"/>
              <w:tag w:val="Contract Start Date"/>
              <w:id w:val="474883"/>
              <w:lock w:val="sdtContentLocked"/>
              <w:placeholder>
                <w:docPart w:val="3B5A0BC114B24A5781CAC2F63BB4E3CE"/>
              </w:placeholder>
            </w:sdtPr>
            <w:sdtContent>
              <w:customXmlInsRangeEnd w:id="15"/>
              <w:ins w:id="16" w:author="Pankaj Virendra Sakhare" w:date="2026-03-30T16:23:00Z" w16du:dateUtc="2026-03-30T10:53:00Z">
                <w:r w:rsidRPr="008001FE">
                  <w:t>2/1/2026</w:t>
                </w:r>
              </w:ins>
              <w:customXmlInsRangeStart w:id="17" w:author="Pankaj Virendra Sakhare" w:date="2026-03-30T16:23:00Z"/>
            </w:sdtContent>
          </w:sdt>
          <w:customXmlInsRangeEnd w:id="17"/>
          <w:ins w:id="18" w:author="Pankaj Virendra Sakhare" w:date="2026-03-30T16:23:00Z" w16du:dateUtc="2026-03-30T10:53:00Z">
            <w:r>
              <w:br/>
              <w:t xml:space="preserve">Contract Name(merge)- </w:t>
            </w:r>
            <w:r w:rsidRPr="00467D37">
              <w:t>Contract-2003-1</w:t>
            </w:r>
            <w:r>
              <w:br/>
            </w:r>
          </w:ins>
        </w:p>
        <w:customXmlInsRangeStart w:id="19" w:author="Pankaj Virendra Sakhare" w:date="2026-03-30T16:23:00Z"/>
      </w:sdtContent>
    </w:sdt>
    <w:customXmlInsRangeEnd w:id="19"/>
    <w:p w14:paraId="247A8087" w14:textId="77777777" w:rsidR="002F3718" w:rsidRDefault="002F3718">
      <w:pPr>
        <w:rPr>
          <w:lang w:val="en-US"/>
        </w:rPr>
      </w:pPr>
    </w:p>
    <w:p w14:paraId="0AA17E8F" w14:textId="77777777" w:rsidR="002F3718" w:rsidRDefault="002F3718">
      <w:pPr>
        <w:rPr>
          <w:lang w:val="en-US"/>
        </w:rPr>
      </w:pPr>
    </w:p>
    <w:p w14:paraId="7080DA4F" w14:textId="77777777" w:rsidR="002F3718" w:rsidRDefault="00964CA0" w:rsidP="008C630E">
      <w:pPr>
        <w:rPr>
          <w:lang w:val="en-US"/>
        </w:rPr>
      </w:pPr>
      <w:r>
        <w:rPr>
          <w:lang w:val="en-US"/>
        </w:rPr>
        <w:t>RO clause with Retain field prop off-</w:t>
      </w:r>
    </w:p>
    <w:customXmlInsRangeStart w:id="20" w:author="Pankaj Virendra Sakhare" w:date="2026-03-30T16:23:00Z"/>
    <w:sdt>
      <w:sdtPr>
        <w:alias w:val="Clause"/>
        <w:tag w:val="5383"/>
        <w:id w:val="5383"/>
      </w:sdtPr>
      <w:sdtContent>
        <w:customXmlInsRangeEnd w:id="20"/>
        <w:customXmlInsRangeStart w:id="21" w:author="Pankaj Virendra Sakhare" w:date="2026-03-30T16:35:00Z"/>
        <w:sdt>
          <w:sdtPr>
            <w:alias w:val="Clause"/>
            <w:id w:val="8900"/>
            <w:lock w:val="sdtContentLocked"/>
          </w:sdtPr>
          <w:sdtContent>
            <w:customXmlInsRangeEnd w:id="21"/>
            <w:p w14:paraId="26BDCA4E" w14:textId="77777777" w:rsidR="004A03A5" w:rsidRDefault="004A03A5">
              <w:pPr>
                <w:rPr>
                  <w:ins w:id="22" w:author="Pankaj Virendra Sakhare" w:date="2026-03-30T16:35:00Z" w16du:dateUtc="2026-03-30T11:05:00Z"/>
                </w:rPr>
              </w:pPr>
              <w:ins w:id="23" w:author="Pankaj Virendra Sakhare" w:date="2026-03-30T16:35:00Z" w16du:dateUtc="2026-03-30T11:05:00Z">
                <w:r>
                  <w:t>Alternate clause with 3</w:t>
                </w:r>
                <w:r w:rsidRPr="00D26227">
                  <w:rPr>
                    <w:vertAlign w:val="superscript"/>
                  </w:rPr>
                  <w:t>rd</w:t>
                </w:r>
                <w:r>
                  <w:t xml:space="preserve"> level Repeat</w:t>
                </w:r>
              </w:ins>
            </w:p>
            <w:p w14:paraId="5A06D013" w14:textId="77777777" w:rsidR="004A03A5" w:rsidRDefault="004A03A5">
              <w:pPr>
                <w:rPr>
                  <w:ins w:id="24" w:author="Pankaj Virendra Sakhare" w:date="2026-03-30T16:35:00Z" w16du:dateUtc="2026-03-30T11:05:00Z"/>
                </w:rPr>
              </w:pPr>
            </w:p>
            <w:p w14:paraId="52695C84" w14:textId="77777777" w:rsidR="004A03A5" w:rsidRDefault="004A03A5">
              <w:pPr>
                <w:rPr>
                  <w:ins w:id="25" w:author="Pankaj Virendra Sakhare" w:date="2026-03-30T16:35:00Z" w16du:dateUtc="2026-03-30T11:05:00Z"/>
                </w:rPr>
              </w:pPr>
              <w:ins w:id="26" w:author="Pankaj Virendra Sakhare" w:date="2026-03-30T16:35:00Z" w16du:dateUtc="2026-03-30T11:05:00Z">
                <w:r>
                  <w:lastRenderedPageBreak/>
                  <w:t>Name (smart) - service plan 2003-1</w:t>
                </w:r>
                <w:r>
                  <w:br/>
                  <w:t>Base Price(smart) - 4.00000</w:t>
                </w:r>
                <w:r>
                  <w:br/>
                  <w:t>List Price (RO) - 2.00000</w:t>
                </w:r>
                <w:r>
                  <w:br/>
                  <w:t>Extended Price (merge) - 3.00000</w:t>
                </w:r>
                <w:r>
                  <w:br/>
                  <w:t>Quantity (RO) - 1.00000</w:t>
                </w:r>
                <w:r>
                  <w:br/>
                  <w:t>Service plan start date (smart) - 3/1/2026</w:t>
                </w:r>
              </w:ins>
            </w:p>
            <w:p w14:paraId="2F0F1835" w14:textId="77777777" w:rsidR="004A03A5" w:rsidRDefault="004A03A5">
              <w:pPr>
                <w:rPr>
                  <w:ins w:id="27" w:author="Pankaj Virendra Sakhare" w:date="2026-03-30T16:35:00Z" w16du:dateUtc="2026-03-30T11:05:00Z"/>
                </w:rPr>
              </w:pPr>
            </w:p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1803"/>
                <w:gridCol w:w="1803"/>
                <w:gridCol w:w="1803"/>
                <w:gridCol w:w="1803"/>
                <w:gridCol w:w="1804"/>
              </w:tblGrid>
              <w:tr w:rsidR="004A03A5" w14:paraId="423BA68A" w14:textId="77777777" w:rsidTr="00AA1F88">
                <w:trPr>
                  <w:ins w:id="28" w:author="Pankaj Virendra Sakhare" w:date="2026-03-30T16:35:00Z"/>
                </w:trPr>
                <w:tc>
                  <w:tcPr>
                    <w:tcW w:w="1803" w:type="dxa"/>
                  </w:tcPr>
                  <w:p w14:paraId="71208470" w14:textId="77777777" w:rsidR="004A03A5" w:rsidRDefault="004A03A5">
                    <w:pPr>
                      <w:rPr>
                        <w:ins w:id="29" w:author="Pankaj Virendra Sakhare" w:date="2026-03-30T16:35:00Z" w16du:dateUtc="2026-03-30T11:05:00Z"/>
                      </w:rPr>
                    </w:pPr>
                    <w:ins w:id="30" w:author="Pankaj Virendra Sakhare" w:date="2026-03-30T16:35:00Z" w16du:dateUtc="2026-03-30T11:05:00Z">
                      <w:r>
                        <w:t>Name (smart)</w:t>
                      </w:r>
                    </w:ins>
                  </w:p>
                </w:tc>
                <w:tc>
                  <w:tcPr>
                    <w:tcW w:w="1803" w:type="dxa"/>
                  </w:tcPr>
                  <w:p w14:paraId="0785BF11" w14:textId="77777777" w:rsidR="004A03A5" w:rsidRDefault="004A03A5">
                    <w:pPr>
                      <w:rPr>
                        <w:ins w:id="31" w:author="Pankaj Virendra Sakhare" w:date="2026-03-30T16:35:00Z" w16du:dateUtc="2026-03-30T11:05:00Z"/>
                      </w:rPr>
                    </w:pPr>
                    <w:ins w:id="32" w:author="Pankaj Virendra Sakhare" w:date="2026-03-30T16:35:00Z" w16du:dateUtc="2026-03-30T11:05:00Z">
                      <w:r>
                        <w:t>Device Quantity (smart)</w:t>
                      </w:r>
                    </w:ins>
                  </w:p>
                </w:tc>
                <w:tc>
                  <w:tcPr>
                    <w:tcW w:w="1803" w:type="dxa"/>
                  </w:tcPr>
                  <w:p w14:paraId="30FFA4C0" w14:textId="77777777" w:rsidR="004A03A5" w:rsidRDefault="004A03A5">
                    <w:pPr>
                      <w:rPr>
                        <w:ins w:id="33" w:author="Pankaj Virendra Sakhare" w:date="2026-03-30T16:35:00Z" w16du:dateUtc="2026-03-30T11:05:00Z"/>
                      </w:rPr>
                    </w:pPr>
                    <w:ins w:id="34" w:author="Pankaj Virendra Sakhare" w:date="2026-03-30T16:35:00Z" w16du:dateUtc="2026-03-30T11:05:00Z">
                      <w:r>
                        <w:t>Device List Price (RO)</w:t>
                      </w:r>
                    </w:ins>
                  </w:p>
                </w:tc>
                <w:tc>
                  <w:tcPr>
                    <w:tcW w:w="1803" w:type="dxa"/>
                  </w:tcPr>
                  <w:p w14:paraId="5A602EB8" w14:textId="77777777" w:rsidR="004A03A5" w:rsidRDefault="004A03A5">
                    <w:pPr>
                      <w:rPr>
                        <w:ins w:id="35" w:author="Pankaj Virendra Sakhare" w:date="2026-03-30T16:35:00Z" w16du:dateUtc="2026-03-30T11:05:00Z"/>
                      </w:rPr>
                    </w:pPr>
                    <w:ins w:id="36" w:author="Pankaj Virendra Sakhare" w:date="2026-03-30T16:35:00Z" w16du:dateUtc="2026-03-30T11:05:00Z">
                      <w:r>
                        <w:t>Device Extended Price (merge)</w:t>
                      </w:r>
                    </w:ins>
                  </w:p>
                </w:tc>
                <w:tc>
                  <w:tcPr>
                    <w:tcW w:w="1804" w:type="dxa"/>
                  </w:tcPr>
                  <w:p w14:paraId="36ED21EF" w14:textId="77777777" w:rsidR="004A03A5" w:rsidRDefault="004A03A5">
                    <w:pPr>
                      <w:rPr>
                        <w:ins w:id="37" w:author="Pankaj Virendra Sakhare" w:date="2026-03-30T16:35:00Z" w16du:dateUtc="2026-03-30T11:05:00Z"/>
                      </w:rPr>
                    </w:pPr>
                    <w:ins w:id="38" w:author="Pankaj Virendra Sakhare" w:date="2026-03-30T16:35:00Z" w16du:dateUtc="2026-03-30T11:05:00Z">
                      <w:r>
                        <w:t>Device Base Price (smart)</w:t>
                      </w:r>
                    </w:ins>
                  </w:p>
                </w:tc>
              </w:tr>
              <w:tr w:rsidR="004A03A5" w14:paraId="78FB4587" w14:textId="77777777" w:rsidTr="00AA1F88">
                <w:trPr>
                  <w:ins w:id="39" w:author="Pankaj Virendra Sakhare" w:date="2026-03-30T16:35:00Z"/>
                </w:trPr>
                <w:tc>
                  <w:tcPr>
                    <w:tcW w:w="1803" w:type="dxa"/>
                  </w:tcPr>
                  <w:p w14:paraId="0570D860" w14:textId="77777777" w:rsidR="004A03A5" w:rsidRDefault="004A03A5">
                    <w:pPr>
                      <w:rPr>
                        <w:ins w:id="40" w:author="Pankaj Virendra Sakhare" w:date="2026-03-30T16:35:00Z" w16du:dateUtc="2026-03-30T11:05:00Z"/>
                      </w:rPr>
                    </w:pPr>
                    <w:ins w:id="41" w:author="Pankaj Virendra Sakhare" w:date="2026-03-30T16:35:00Z" w16du:dateUtc="2026-03-30T11:05:00Z">
                      <w:r>
                        <w:t>device 1</w:t>
                      </w:r>
                    </w:ins>
                  </w:p>
                </w:tc>
                <w:tc>
                  <w:tcPr>
                    <w:tcW w:w="1803" w:type="dxa"/>
                  </w:tcPr>
                  <w:p w14:paraId="55297EFD" w14:textId="77777777" w:rsidR="004A03A5" w:rsidRDefault="004A03A5">
                    <w:pPr>
                      <w:rPr>
                        <w:ins w:id="42" w:author="Pankaj Virendra Sakhare" w:date="2026-03-30T16:35:00Z" w16du:dateUtc="2026-03-30T11:05:00Z"/>
                      </w:rPr>
                    </w:pPr>
                    <w:ins w:id="43" w:author="Pankaj Virendra Sakhare" w:date="2026-03-30T16:35:00Z" w16du:dateUtc="2026-03-30T11:05:00Z">
                      <w:r>
                        <w:t>1.00000</w:t>
                      </w:r>
                    </w:ins>
                  </w:p>
                </w:tc>
                <w:tc>
                  <w:tcPr>
                    <w:tcW w:w="1803" w:type="dxa"/>
                  </w:tcPr>
                  <w:p w14:paraId="33F99EE1" w14:textId="77777777" w:rsidR="004A03A5" w:rsidRDefault="004A03A5">
                    <w:pPr>
                      <w:rPr>
                        <w:ins w:id="44" w:author="Pankaj Virendra Sakhare" w:date="2026-03-30T16:35:00Z" w16du:dateUtc="2026-03-30T11:05:00Z"/>
                      </w:rPr>
                    </w:pPr>
                    <w:ins w:id="45" w:author="Pankaj Virendra Sakhare" w:date="2026-03-30T16:35:00Z" w16du:dateUtc="2026-03-30T11:05:00Z">
                      <w:r>
                        <w:t>2.00000</w:t>
                      </w:r>
                    </w:ins>
                  </w:p>
                </w:tc>
                <w:tc>
                  <w:tcPr>
                    <w:tcW w:w="1803" w:type="dxa"/>
                  </w:tcPr>
                  <w:p w14:paraId="0A50F7F5" w14:textId="77777777" w:rsidR="004A03A5" w:rsidRDefault="004A03A5">
                    <w:pPr>
                      <w:rPr>
                        <w:ins w:id="46" w:author="Pankaj Virendra Sakhare" w:date="2026-03-30T16:35:00Z" w16du:dateUtc="2026-03-30T11:05:00Z"/>
                      </w:rPr>
                    </w:pPr>
                    <w:ins w:id="47" w:author="Pankaj Virendra Sakhare" w:date="2026-03-30T16:35:00Z" w16du:dateUtc="2026-03-30T11:05:00Z">
                      <w:r>
                        <w:t>33.00000</w:t>
                      </w:r>
                    </w:ins>
                  </w:p>
                </w:tc>
                <w:tc>
                  <w:tcPr>
                    <w:tcW w:w="1804" w:type="dxa"/>
                  </w:tcPr>
                  <w:p w14:paraId="5F4519CA" w14:textId="77777777" w:rsidR="004A03A5" w:rsidRDefault="004A03A5">
                    <w:pPr>
                      <w:rPr>
                        <w:ins w:id="48" w:author="Pankaj Virendra Sakhare" w:date="2026-03-30T16:35:00Z" w16du:dateUtc="2026-03-30T11:05:00Z"/>
                      </w:rPr>
                    </w:pPr>
                    <w:ins w:id="49" w:author="Pankaj Virendra Sakhare" w:date="2026-03-30T16:35:00Z" w16du:dateUtc="2026-03-30T11:05:00Z">
                      <w:r>
                        <w:t>4.00000</w:t>
                      </w:r>
                    </w:ins>
                  </w:p>
                </w:tc>
              </w:tr>
            </w:tbl>
            <w:p w14:paraId="5AA74281" w14:textId="77777777" w:rsidR="004A03A5" w:rsidRDefault="004A03A5">
              <w:pPr>
                <w:rPr>
                  <w:ins w:id="50" w:author="Pankaj Virendra Sakhare" w:date="2026-03-30T16:35:00Z" w16du:dateUtc="2026-03-30T11:05:00Z"/>
                </w:rPr>
              </w:pPr>
              <w:ins w:id="51" w:author="Pankaj Virendra Sakhare" w:date="2026-03-30T16:35:00Z" w16du:dateUtc="2026-03-30T11:05:00Z">
                <w:r>
                  <w:br/>
                </w:r>
              </w:ins>
            </w:p>
            <w:p w14:paraId="5DAF2F72" w14:textId="77777777" w:rsidR="004A03A5" w:rsidRDefault="004A03A5">
              <w:pPr>
                <w:rPr>
                  <w:ins w:id="52" w:author="Pankaj Virendra Sakhare" w:date="2026-03-30T16:35:00Z" w16du:dateUtc="2026-03-30T11:05:00Z"/>
                </w:rPr>
              </w:pPr>
              <w:ins w:id="53" w:author="Pankaj Virendra Sakhare" w:date="2026-03-30T16:35:00Z" w16du:dateUtc="2026-03-30T11:05:00Z">
                <w:r>
                  <w:t>External Fields-</w:t>
                </w:r>
              </w:ins>
            </w:p>
            <w:p w14:paraId="24BC076D" w14:textId="2EAD7EB8" w:rsidR="004A03A5" w:rsidRDefault="00000000">
              <w:pPr>
                <w:rPr>
                  <w:ins w:id="54" w:author="Pankaj Virendra Sakhare" w:date="2026-03-30T16:35:00Z" w16du:dateUtc="2026-03-30T11:05:00Z"/>
                </w:rPr>
              </w:pPr>
              <w:customXmlInsRangeStart w:id="55" w:author="Pankaj Virendra Sakhare" w:date="2026-03-30T16:35:00Z"/>
              <w:sdt>
                <w:sdtPr>
                  <w:id w:val="-1743628136"/>
                  <w:placeholder>
                    <w:docPart w:val="383584BF42544C42A3260DB1C9795065"/>
                  </w:placeholder>
                </w:sdtPr>
                <w:sdtContent>
                  <w:customXmlInsRangeEnd w:id="55"/>
                  <w:ins w:id="56" w:author="Pankaj Virendra Sakhare" w:date="2026-03-30T16:35:00Z" w16du:dateUtc="2026-03-30T11:05:00Z">
                    <w:r w:rsidR="004A03A5">
                      <w:t>Content control 1</w:t>
                    </w:r>
                  </w:ins>
                  <w:customXmlInsRangeStart w:id="57" w:author="Pankaj Virendra Sakhare" w:date="2026-03-30T16:35:00Z"/>
                </w:sdtContent>
              </w:sdt>
              <w:customXmlInsRangeEnd w:id="57"/>
              <w:ins w:id="58" w:author="Pankaj Virendra Sakhare" w:date="2026-03-30T16:35:00Z" w16du:dateUtc="2026-03-30T11:05:00Z">
                <w:r w:rsidR="004A03A5">
                  <w:t xml:space="preserve"> ------------------------</w:t>
                </w:r>
                <w:r w:rsidR="004A03A5">
                  <w:rPr>
                    <w:rFonts w:ascii="Wingdings" w:hAnsi="Wingdings"/>
                  </w:rPr>
                  <w:sym w:font="Wingdings" w:char="F0E0"/>
                </w:r>
                <w:r w:rsidR="004A03A5">
                  <w:t xml:space="preserve"> No locking</w:t>
                </w:r>
              </w:ins>
            </w:p>
            <w:p w14:paraId="5C75A05C" w14:textId="77777777" w:rsidR="004A03A5" w:rsidRDefault="00000000">
              <w:pPr>
                <w:rPr>
                  <w:ins w:id="59" w:author="Pankaj Virendra Sakhare" w:date="2026-03-30T16:35:00Z" w16du:dateUtc="2026-03-30T11:05:00Z"/>
                </w:rPr>
              </w:pPr>
              <w:customXmlInsRangeStart w:id="60" w:author="Pankaj Virendra Sakhare" w:date="2026-03-30T16:35:00Z"/>
              <w:sdt>
                <w:sdtPr>
                  <w:id w:val="419145694"/>
                  <w:placeholder>
                    <w:docPart w:val="383584BF42544C42A3260DB1C9795065"/>
                  </w:placeholder>
                </w:sdtPr>
                <w:sdtContent>
                  <w:customXmlInsRangeEnd w:id="60"/>
                  <w:ins w:id="61" w:author="Pankaj Virendra Sakhare" w:date="2026-03-30T16:35:00Z" w16du:dateUtc="2026-03-30T11:05:00Z">
                    <w:r w:rsidR="004A03A5">
                      <w:t>Content control 2</w:t>
                    </w:r>
                  </w:ins>
                  <w:customXmlInsRangeStart w:id="62" w:author="Pankaj Virendra Sakhare" w:date="2026-03-30T16:35:00Z"/>
                </w:sdtContent>
              </w:sdt>
              <w:customXmlInsRangeEnd w:id="62"/>
              <w:ins w:id="63" w:author="Pankaj Virendra Sakhare" w:date="2026-03-30T16:35:00Z" w16du:dateUtc="2026-03-30T11:05:00Z">
                <w:r w:rsidR="004A03A5">
                  <w:t>-----------------------</w:t>
                </w:r>
                <w:r w:rsidR="004A03A5">
                  <w:rPr>
                    <w:rFonts w:ascii="Wingdings" w:hAnsi="Wingdings"/>
                  </w:rPr>
                  <w:sym w:font="Wingdings" w:char="F0E0"/>
                </w:r>
                <w:r w:rsidR="004A03A5">
                  <w:t xml:space="preserve"> locking</w:t>
                </w:r>
              </w:ins>
            </w:p>
            <w:customXmlInsRangeStart w:id="64" w:author="Pankaj Virendra Sakhare" w:date="2026-03-30T16:35:00Z"/>
          </w:sdtContent>
        </w:sdt>
        <w:customXmlInsRangeEnd w:id="64"/>
        <w:p w14:paraId="0C590D1B" w14:textId="2795D95E" w:rsidR="00C57D6B" w:rsidRDefault="00000000">
          <w:pPr>
            <w:rPr>
              <w:ins w:id="65" w:author="Pankaj Virendra Sakhare" w:date="2026-03-30T16:23:00Z" w16du:dateUtc="2026-03-30T10:53:00Z"/>
            </w:rPr>
          </w:pPr>
        </w:p>
        <w:customXmlInsRangeStart w:id="66" w:author="Pankaj Virendra Sakhare" w:date="2026-03-30T16:23:00Z"/>
      </w:sdtContent>
    </w:sdt>
    <w:customXmlInsRangeEnd w:id="66"/>
    <w:p w14:paraId="1A4408E7" w14:textId="77777777" w:rsidR="002F3718" w:rsidRDefault="002F3718">
      <w:pPr>
        <w:rPr>
          <w:lang w:val="en-US"/>
        </w:rPr>
      </w:pPr>
    </w:p>
    <w:p w14:paraId="3F1657AA" w14:textId="77777777" w:rsidR="002F3718" w:rsidRDefault="002F3718">
      <w:pPr>
        <w:rPr>
          <w:lang w:val="en-US"/>
        </w:rPr>
      </w:pPr>
    </w:p>
    <w:sdt>
      <w:sdtPr>
        <w:alias w:val="Clause"/>
        <w:tag w:val="6216"/>
        <w:id w:val="6216"/>
        <w:lock w:val="sdtContentLocked"/>
      </w:sdtPr>
      <w:sdtContent>
        <w:p w14:paraId="572DF51D" w14:textId="77777777" w:rsidR="002F3718" w:rsidRDefault="00964CA0">
          <w:pPr>
            <w:rPr>
              <w:lang w:val="en-US"/>
            </w:rPr>
          </w:pPr>
          <w:r>
            <w:rPr>
              <w:lang w:val="en-US"/>
            </w:rPr>
            <w:t>Clause with section-</w:t>
          </w:r>
        </w:p>
        <w:p w14:paraId="5450A92C" w14:textId="19214A01" w:rsidR="00E12F1D" w:rsidRDefault="00964CA0">
          <w:r>
            <w:rPr>
              <w:lang w:val="en-US"/>
            </w:rPr>
            <w:t xml:space="preserve">Name (smart)- </w:t>
          </w:r>
          <w:sdt>
            <w:sdtPr>
              <w:alias w:val="Field"/>
              <w:tag w:val="Name"/>
              <w:id w:val="1555351587"/>
              <w:placeholder>
                <w:docPart w:val="664AF47B77EE43B487C180180595249D"/>
              </w:placeholder>
            </w:sdtPr>
            <w:sdtContent>
              <w:r w:rsidRPr="008001FE">
                <w:t>line item 1</w:t>
              </w:r>
            </w:sdtContent>
          </w:sdt>
          <w:r>
            <w:rPr>
              <w:lang w:val="en-US"/>
            </w:rPr>
            <w:br/>
          </w:r>
          <w:r>
            <w:t xml:space="preserve">Base Price (smart) - </w:t>
          </w:r>
          <w:r>
            <w:rPr>
              <w:lang w:val="en-US"/>
            </w:rPr>
            <w:br/>
          </w:r>
          <w:r>
            <w:t xml:space="preserve">Extended Price (RO)- </w:t>
          </w:r>
          <w:sdt>
            <w:sdtPr>
              <w:alias w:val="Field"/>
              <w:tag w:val="Extended Price"/>
              <w:id w:val="2005327024"/>
              <w:lock w:val="sdtContentLocked"/>
              <w:placeholder>
                <w:docPart w:val="41AE06A4DB2B47F0B041EA81F61BEBA4"/>
              </w:placeholder>
            </w:sdtPr>
            <w:sdtContent>
              <w:r w:rsidRPr="008001FE">
                <w:t>8.00000</w:t>
              </w:r>
            </w:sdtContent>
          </w:sdt>
          <w:r>
            <w:rPr>
              <w:lang w:val="en-US"/>
            </w:rPr>
            <w:br/>
          </w:r>
          <w:r>
            <w:t>Net Price (merge)- 7.00000</w:t>
          </w:r>
          <w:r>
            <w:rPr>
              <w:lang w:val="en-US"/>
            </w:rPr>
            <w:br/>
          </w:r>
          <w:r>
            <w:t xml:space="preserve">List Price (smart)- </w:t>
          </w:r>
          <w:sdt>
            <w:sdtPr>
              <w:alias w:val="Field"/>
              <w:tag w:val="List Price"/>
              <w:id w:val="920891306"/>
              <w:placeholder>
                <w:docPart w:val="5EB814A1BD1A43159C8147F542EFD515"/>
              </w:placeholder>
            </w:sdtPr>
            <w:sdtContent>
              <w:r w:rsidRPr="008001FE">
                <w:t>6.00000</w:t>
              </w:r>
            </w:sdtContent>
          </w:sdt>
          <w:r>
            <w:rPr>
              <w:lang w:val="en-US"/>
            </w:rPr>
            <w:br/>
          </w:r>
          <w:r>
            <w:t xml:space="preserve">Base Cost (smart)- </w:t>
          </w:r>
          <w:r>
            <w:rPr>
              <w:lang w:val="en-US"/>
            </w:rPr>
            <w:br/>
          </w:r>
        </w:p>
      </w:sdtContent>
    </w:sdt>
    <w:sectPr w:rsidR="00E12F1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611A8" w14:textId="77777777" w:rsidR="00842238" w:rsidRDefault="00842238" w:rsidP="000460CC">
      <w:pPr>
        <w:spacing w:after="0" w:line="240" w:lineRule="auto"/>
      </w:pPr>
      <w:r>
        <w:separator/>
      </w:r>
    </w:p>
  </w:endnote>
  <w:endnote w:type="continuationSeparator" w:id="0">
    <w:p w14:paraId="5AA3E1CD" w14:textId="77777777" w:rsidR="00842238" w:rsidRDefault="00842238" w:rsidP="00046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6B4DC" w14:textId="77777777" w:rsidR="000460CC" w:rsidRDefault="000460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69813" w14:textId="77777777" w:rsidR="000460CC" w:rsidRDefault="000460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935EB" w14:textId="77777777" w:rsidR="000460CC" w:rsidRDefault="000460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4967E" w14:textId="77777777" w:rsidR="00842238" w:rsidRDefault="00842238" w:rsidP="000460CC">
      <w:pPr>
        <w:spacing w:after="0" w:line="240" w:lineRule="auto"/>
      </w:pPr>
      <w:r>
        <w:separator/>
      </w:r>
    </w:p>
  </w:footnote>
  <w:footnote w:type="continuationSeparator" w:id="0">
    <w:p w14:paraId="2AC99021" w14:textId="77777777" w:rsidR="00842238" w:rsidRDefault="00842238" w:rsidP="000460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63CF" w14:textId="77777777" w:rsidR="000460CC" w:rsidRDefault="000460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8BB47" w14:textId="77777777" w:rsidR="000460CC" w:rsidRDefault="000460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7285F" w14:textId="77777777" w:rsidR="000460CC" w:rsidRDefault="000460CC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nkaj Virendra Sakhare">
    <w15:presenceInfo w15:providerId="AD" w15:userId="S::psakhare@conga.com::1cb5da1a-152b-4a41-b189-7b117eb47bb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ocumentProtection w:edit="trackedChanges" w:enforcement="1" w:cryptProviderType="rsaFull" w:cryptAlgorithmClass="hash" w:cryptAlgorithmType="typeAny" w:cryptAlgorithmSid="4" w:cryptSpinCount="50000" w:hash="Gmxv8jV0U40BexEH0xclUh/Zm9Y=" w:salt="axmQbUhcVnWQbtQj12mccw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tDocProperties" w:val="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"/>
  </w:docVars>
  <w:rsids>
    <w:rsidRoot w:val="002F3718"/>
    <w:rsid w:val="0000294B"/>
    <w:rsid w:val="00017255"/>
    <w:rsid w:val="000460CC"/>
    <w:rsid w:val="00072BE3"/>
    <w:rsid w:val="00073EDE"/>
    <w:rsid w:val="0009219F"/>
    <w:rsid w:val="00130057"/>
    <w:rsid w:val="00155BCD"/>
    <w:rsid w:val="001C51E4"/>
    <w:rsid w:val="001F0A22"/>
    <w:rsid w:val="00282284"/>
    <w:rsid w:val="002F3718"/>
    <w:rsid w:val="003113E5"/>
    <w:rsid w:val="003C1BB0"/>
    <w:rsid w:val="004A03A5"/>
    <w:rsid w:val="00516350"/>
    <w:rsid w:val="00534758"/>
    <w:rsid w:val="00603CCF"/>
    <w:rsid w:val="007436F1"/>
    <w:rsid w:val="007858D5"/>
    <w:rsid w:val="007A1FB2"/>
    <w:rsid w:val="007C037E"/>
    <w:rsid w:val="007E2242"/>
    <w:rsid w:val="007E2F13"/>
    <w:rsid w:val="008001FE"/>
    <w:rsid w:val="00842238"/>
    <w:rsid w:val="0087096A"/>
    <w:rsid w:val="008C630E"/>
    <w:rsid w:val="0096052C"/>
    <w:rsid w:val="00964CA0"/>
    <w:rsid w:val="00966830"/>
    <w:rsid w:val="00996B5D"/>
    <w:rsid w:val="00AE02C9"/>
    <w:rsid w:val="00AF5E0B"/>
    <w:rsid w:val="00B21A94"/>
    <w:rsid w:val="00B426BC"/>
    <w:rsid w:val="00B858D8"/>
    <w:rsid w:val="00BC667C"/>
    <w:rsid w:val="00BF1F91"/>
    <w:rsid w:val="00C57D6B"/>
    <w:rsid w:val="00CC6DC5"/>
    <w:rsid w:val="00CE30C0"/>
    <w:rsid w:val="00CF46D8"/>
    <w:rsid w:val="00CF598C"/>
    <w:rsid w:val="00D61F54"/>
    <w:rsid w:val="00DA5E91"/>
    <w:rsid w:val="00DE32BA"/>
    <w:rsid w:val="00E12F1D"/>
    <w:rsid w:val="00E1516F"/>
    <w:rsid w:val="00EC1AD4"/>
    <w:rsid w:val="00EF7076"/>
    <w:rsid w:val="00F717B0"/>
    <w:rsid w:val="00FA4029"/>
    <w:rsid w:val="00FC4D6C"/>
    <w:rsid w:val="00FF068F"/>
    <w:rsid w:val="00FF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2F03"/>
  <w15:chartTrackingRefBased/>
  <w15:docId w15:val="{0779F8FD-4DFC-4FC7-B16E-35B4DB3B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71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F3718"/>
    <w:rPr>
      <w:color w:val="666666"/>
    </w:rPr>
  </w:style>
  <w:style w:type="table" w:styleId="TableGrid">
    <w:name w:val="Table Grid"/>
    <w:basedOn w:val="TableNormal"/>
    <w:uiPriority w:val="39"/>
    <w:rsid w:val="00743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6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0CC"/>
  </w:style>
  <w:style w:type="paragraph" w:styleId="Footer">
    <w:name w:val="footer"/>
    <w:basedOn w:val="Normal"/>
    <w:link w:val="FooterChar"/>
    <w:uiPriority w:val="99"/>
    <w:unhideWhenUsed/>
    <w:rsid w:val="00046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0CC"/>
  </w:style>
  <w:style w:type="paragraph" w:styleId="Revision">
    <w:name w:val="Revision"/>
    <w:hidden/>
    <w:uiPriority w:val="99"/>
    <w:semiHidden/>
    <w:rsid w:val="00B426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  <Relationship Id="rId19" Type="http://schemas.microsoft.com/office/2011/relationships/webextensiontaskpanes" Target="../taskpanes/taskpane1.xml"/>
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4AF47B77EE43B487C1801805952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86C93-5F07-41DC-9319-48B1FBFA79F1}"/>
      </w:docPartPr>
      <w:docPartBody>
        <w:p w:rsidR="00603CCF" w:rsidRDefault="00F145AA" w:rsidP="007858D5">
          <w:pPr>
            <w:pStyle w:val="664AF47B77EE43B487C180180595249D"/>
          </w:pPr>
          <w:r w:rsidRPr="007E2242">
            <w:rPr>
              <w:rStyle w:val="PlaceholderText"/>
            </w:rPr>
            <w:t>Name</w:t>
          </w:r>
        </w:p>
      </w:docPartBody>
    </w:docPart>
    <w:docPart>
      <w:docPartPr>
        <w:name w:val="41AE06A4DB2B47F0B041EA81F61BE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6D136-F7C1-4D29-838B-1F48D085B5A6}"/>
      </w:docPartPr>
      <w:docPartBody>
        <w:p w:rsidR="00603CCF" w:rsidRDefault="00F145AA" w:rsidP="007858D5">
          <w:pPr>
            <w:pStyle w:val="41AE06A4DB2B47F0B041EA81F61BEBA4"/>
          </w:pPr>
          <w:r w:rsidRPr="007E2242">
            <w:rPr>
              <w:rStyle w:val="PlaceholderText"/>
            </w:rPr>
            <w:t>Extended Price</w:t>
          </w:r>
        </w:p>
      </w:docPartBody>
    </w:docPart>
    <w:docPart>
      <w:docPartPr>
        <w:name w:val="5EB814A1BD1A43159C8147F542EFD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78A85-6056-4CB2-900F-E83BBBE77AB7}"/>
      </w:docPartPr>
      <w:docPartBody>
        <w:p w:rsidR="00603CCF" w:rsidRDefault="00F145AA" w:rsidP="007858D5">
          <w:pPr>
            <w:pStyle w:val="5EB814A1BD1A43159C8147F542EFD515"/>
          </w:pPr>
          <w:r w:rsidRPr="007E2242">
            <w:rPr>
              <w:rStyle w:val="PlaceholderText"/>
            </w:rPr>
            <w:t>List Price</w:t>
          </w:r>
        </w:p>
      </w:docPartBody>
    </w:docPart>
    <w:docPart>
      <w:docPartPr>
        <w:name w:val="604511E68F30471AB049F98063DCF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7C8C6-C07A-410A-805E-1E7505042A40}"/>
      </w:docPartPr>
      <w:docPartBody>
        <w:p w:rsidR="003A2740" w:rsidRDefault="00E87731" w:rsidP="00E87731">
          <w:pPr>
            <w:pStyle w:val="604511E68F30471AB049F98063DCF063"/>
          </w:pPr>
          <w:r w:rsidRPr="00467D37">
            <w:rPr>
              <w:rStyle w:val="PlaceholderText"/>
            </w:rPr>
            <w:t>Auto Renew</w:t>
          </w:r>
        </w:p>
      </w:docPartBody>
    </w:docPart>
    <w:docPart>
      <w:docPartPr>
        <w:name w:val="D851747E821946E5B8ECA69E2CA35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1CDE8-C8FC-40DC-AC62-323D1CBF03D7}"/>
      </w:docPartPr>
      <w:docPartBody>
        <w:p w:rsidR="003A2740" w:rsidRDefault="00E87731" w:rsidP="00E87731">
          <w:pPr>
            <w:pStyle w:val="D851747E821946E5B8ECA69E2CA35B37"/>
          </w:pPr>
          <w:r w:rsidRPr="00467D37">
            <w:rPr>
              <w:rStyle w:val="PlaceholderText"/>
            </w:rPr>
            <w:t>Contract End Date</w:t>
          </w:r>
        </w:p>
      </w:docPartBody>
    </w:docPart>
    <w:docPart>
      <w:docPartPr>
        <w:name w:val="3B5A0BC114B24A5781CAC2F63BB4E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126DB-61D3-4858-A6AA-AA01733DCD58}"/>
      </w:docPartPr>
      <w:docPartBody>
        <w:p w:rsidR="003A2740" w:rsidRDefault="00E87731" w:rsidP="00E87731">
          <w:pPr>
            <w:pStyle w:val="3B5A0BC114B24A5781CAC2F63BB4E3CE"/>
          </w:pPr>
          <w:r w:rsidRPr="00467D37">
            <w:rPr>
              <w:rStyle w:val="PlaceholderText"/>
            </w:rPr>
            <w:t>Contract Start Date</w:t>
          </w:r>
        </w:p>
      </w:docPartBody>
    </w:docPart>
    <w:docPart>
      <w:docPartPr>
        <w:name w:val="A2E16FAD8AD54DE0A2E77281C3388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E0B49-115E-4560-93C0-605379521400}"/>
      </w:docPartPr>
      <w:docPartBody>
        <w:p w:rsidR="00EC4B86" w:rsidRDefault="005F012D" w:rsidP="005F012D">
          <w:pPr>
            <w:pStyle w:val="A2E16FAD8AD54DE0A2E77281C3388BAB"/>
          </w:pPr>
          <w:r w:rsidRPr="00E61D69">
            <w:rPr>
              <w:rStyle w:val="PlaceholderText"/>
            </w:rPr>
            <w:t>Name</w:t>
          </w:r>
        </w:p>
      </w:docPartBody>
    </w:docPart>
    <w:docPart>
      <w:docPartPr>
        <w:name w:val="0C8DDC835FAD4DECA5CF697A0F5E7F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2C99B-F1B6-4CF4-B677-FBB1BC27A24E}"/>
      </w:docPartPr>
      <w:docPartBody>
        <w:p w:rsidR="00EC4B86" w:rsidRDefault="005F012D" w:rsidP="005F012D">
          <w:pPr>
            <w:pStyle w:val="0C8DDC835FAD4DECA5CF697A0F5E7F01"/>
          </w:pPr>
          <w:r w:rsidRPr="00E61D69">
            <w:rPr>
              <w:rStyle w:val="PlaceholderText"/>
            </w:rPr>
            <w:t>Base Price</w:t>
          </w:r>
        </w:p>
      </w:docPartBody>
    </w:docPart>
    <w:docPart>
      <w:docPartPr>
        <w:name w:val="3002FF44A1864C7384661E6060EB0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E007F-9953-45EB-9B50-1C365F25BFD6}"/>
      </w:docPartPr>
      <w:docPartBody>
        <w:p w:rsidR="00EC4B86" w:rsidRDefault="005F012D" w:rsidP="005F012D">
          <w:pPr>
            <w:pStyle w:val="3002FF44A1864C7384661E6060EB0189"/>
          </w:pPr>
          <w:r w:rsidRPr="00E61D69">
            <w:rPr>
              <w:rStyle w:val="PlaceholderText"/>
            </w:rPr>
            <w:t>List Price</w:t>
          </w:r>
        </w:p>
      </w:docPartBody>
    </w:docPart>
    <w:docPart>
      <w:docPartPr>
        <w:name w:val="62B5E7580E234A04886EC7443E61C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338F0-F857-44A6-B9F6-5D9E4B0A1501}"/>
      </w:docPartPr>
      <w:docPartBody>
        <w:p w:rsidR="00EC4B86" w:rsidRDefault="005F012D" w:rsidP="005F012D">
          <w:pPr>
            <w:pStyle w:val="62B5E7580E234A04886EC7443E61CABB"/>
          </w:pPr>
          <w:r w:rsidRPr="00E61D69">
            <w:rPr>
              <w:rStyle w:val="PlaceholderText"/>
            </w:rPr>
            <w:t>Quantity</w:t>
          </w:r>
        </w:p>
      </w:docPartBody>
    </w:docPart>
    <w:docPart>
      <w:docPartPr>
        <w:name w:val="DA24155DCDC44FBFABF92C67A6097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787D3-26F1-4091-9B6B-9DC043E12CA3}"/>
      </w:docPartPr>
      <w:docPartBody>
        <w:p w:rsidR="00EC4B86" w:rsidRDefault="005F012D" w:rsidP="005F012D">
          <w:pPr>
            <w:pStyle w:val="DA24155DCDC44FBFABF92C67A6097609"/>
          </w:pPr>
          <w:r w:rsidRPr="00E61D69">
            <w:rPr>
              <w:rStyle w:val="PlaceholderText"/>
            </w:rPr>
            <w:t>Service Plan Start date</w:t>
          </w:r>
        </w:p>
      </w:docPartBody>
    </w:docPart>
    <w:docPart>
      <w:docPartPr>
        <w:name w:val="9DA6E1AD34F54ED18F6D0DDFA20D7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441B6-490B-46FE-B95B-2CC886269315}"/>
      </w:docPartPr>
      <w:docPartBody>
        <w:p w:rsidR="00EC4B86" w:rsidRDefault="005F012D" w:rsidP="005F012D">
          <w:pPr>
            <w:pStyle w:val="9DA6E1AD34F54ED18F6D0DDFA20D7932"/>
          </w:pPr>
          <w:r w:rsidRPr="00E61D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686E66A66A4B3293F897D412EE5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457FC-C02E-44FF-A0EE-30C1F61C310F}"/>
      </w:docPartPr>
      <w:docPartBody>
        <w:p w:rsidR="00EC4B86" w:rsidRDefault="005F012D" w:rsidP="005F012D">
          <w:pPr>
            <w:pStyle w:val="50686E66A66A4B3293F897D412EE5405"/>
          </w:pPr>
          <w:r w:rsidRPr="00E61D69">
            <w:rPr>
              <w:rStyle w:val="PlaceholderText"/>
            </w:rPr>
            <w:t>Name</w:t>
          </w:r>
        </w:p>
      </w:docPartBody>
    </w:docPart>
    <w:docPart>
      <w:docPartPr>
        <w:name w:val="6F446CDB268743238408CD3464A41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372D2-D008-4D57-BE67-AD2A5B59FBC6}"/>
      </w:docPartPr>
      <w:docPartBody>
        <w:p w:rsidR="00EC4B86" w:rsidRDefault="005F012D" w:rsidP="005F012D">
          <w:pPr>
            <w:pStyle w:val="6F446CDB268743238408CD3464A418B6"/>
          </w:pPr>
          <w:r w:rsidRPr="00E61D69">
            <w:rPr>
              <w:rStyle w:val="PlaceholderText"/>
            </w:rPr>
            <w:t>Device Quantity</w:t>
          </w:r>
        </w:p>
      </w:docPartBody>
    </w:docPart>
    <w:docPart>
      <w:docPartPr>
        <w:name w:val="EC74D830A5204F6D9930D358BCC08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AE14B-21BD-46AE-87E9-A6D61BBB7B4D}"/>
      </w:docPartPr>
      <w:docPartBody>
        <w:p w:rsidR="00EC4B86" w:rsidRDefault="005F012D" w:rsidP="005F012D">
          <w:pPr>
            <w:pStyle w:val="EC74D830A5204F6D9930D358BCC08CD8"/>
          </w:pPr>
          <w:r w:rsidRPr="00E61D69">
            <w:rPr>
              <w:rStyle w:val="PlaceholderText"/>
            </w:rPr>
            <w:t>Device List Price</w:t>
          </w:r>
        </w:p>
      </w:docPartBody>
    </w:docPart>
    <w:docPart>
      <w:docPartPr>
        <w:name w:val="1DCB73FD1E0449369046454FA24E0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34888-914E-4D3D-BC03-C31D3C7F0100}"/>
      </w:docPartPr>
      <w:docPartBody>
        <w:p w:rsidR="00EC4B86" w:rsidRDefault="005F012D" w:rsidP="005F012D">
          <w:pPr>
            <w:pStyle w:val="1DCB73FD1E0449369046454FA24E024E"/>
          </w:pPr>
          <w:r w:rsidRPr="00E61D69">
            <w:rPr>
              <w:rStyle w:val="PlaceholderText"/>
            </w:rPr>
            <w:t>Device Extended Price</w:t>
          </w:r>
        </w:p>
      </w:docPartBody>
    </w:docPart>
    <w:docPart>
      <w:docPartPr>
        <w:name w:val="C63AECFF26234FE6872D6B97D4FC0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EEA65-3C11-4E00-9F5A-D91B4B1A8046}"/>
      </w:docPartPr>
      <w:docPartBody>
        <w:p w:rsidR="00EC4B86" w:rsidRDefault="005F012D" w:rsidP="005F012D">
          <w:pPr>
            <w:pStyle w:val="C63AECFF26234FE6872D6B97D4FC073F"/>
          </w:pPr>
          <w:r w:rsidRPr="00E61D69">
            <w:rPr>
              <w:rStyle w:val="PlaceholderText"/>
            </w:rPr>
            <w:t>Device Base Price</w:t>
          </w:r>
        </w:p>
      </w:docPartBody>
    </w:docPart>
    <w:docPart>
      <w:docPartPr>
        <w:name w:val="650D9863175A4ABF94249EEF2595E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81C6C-5436-4266-9CAE-BA7B61BAC311}"/>
      </w:docPartPr>
      <w:docPartBody>
        <w:p w:rsidR="00EC4B86" w:rsidRDefault="005F012D" w:rsidP="005F012D">
          <w:pPr>
            <w:pStyle w:val="650D9863175A4ABF94249EEF2595E6F3"/>
          </w:pPr>
          <w:r w:rsidRPr="00E61D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3584BF42544C42A3260DB1C9795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272C9-E814-44BB-A21E-408DB574227F}"/>
      </w:docPartPr>
      <w:docPartBody>
        <w:p w:rsidR="00EC4B86" w:rsidRDefault="005F012D" w:rsidP="005F012D">
          <w:pPr>
            <w:pStyle w:val="383584BF42544C42A3260DB1C9795065"/>
          </w:pPr>
          <w:r w:rsidRPr="00E61D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D5"/>
    <w:rsid w:val="0007735F"/>
    <w:rsid w:val="00130057"/>
    <w:rsid w:val="00161546"/>
    <w:rsid w:val="003A2740"/>
    <w:rsid w:val="00566783"/>
    <w:rsid w:val="005F012D"/>
    <w:rsid w:val="00603CCF"/>
    <w:rsid w:val="007858D5"/>
    <w:rsid w:val="0087096A"/>
    <w:rsid w:val="00A60C35"/>
    <w:rsid w:val="00BF1F91"/>
    <w:rsid w:val="00E87731"/>
    <w:rsid w:val="00EC1AD4"/>
    <w:rsid w:val="00EC4B86"/>
    <w:rsid w:val="00F1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012D"/>
    <w:rPr>
      <w:color w:val="666666"/>
    </w:rPr>
  </w:style>
  <w:style w:type="paragraph" w:customStyle="1" w:styleId="664AF47B77EE43B487C180180595249D">
    <w:name w:val="664AF47B77EE43B487C180180595249D"/>
    <w:rsid w:val="007858D5"/>
  </w:style>
  <w:style w:type="paragraph" w:customStyle="1" w:styleId="41AE06A4DB2B47F0B041EA81F61BEBA4">
    <w:name w:val="41AE06A4DB2B47F0B041EA81F61BEBA4"/>
    <w:rsid w:val="007858D5"/>
  </w:style>
  <w:style w:type="paragraph" w:customStyle="1" w:styleId="5EB814A1BD1A43159C8147F542EFD515">
    <w:name w:val="5EB814A1BD1A43159C8147F542EFD515"/>
    <w:rsid w:val="007858D5"/>
  </w:style>
  <w:style w:type="paragraph" w:customStyle="1" w:styleId="A2E16FAD8AD54DE0A2E77281C3388BAB">
    <w:name w:val="A2E16FAD8AD54DE0A2E77281C3388BAB"/>
    <w:rsid w:val="005F012D"/>
  </w:style>
  <w:style w:type="paragraph" w:customStyle="1" w:styleId="0C8DDC835FAD4DECA5CF697A0F5E7F01">
    <w:name w:val="0C8DDC835FAD4DECA5CF697A0F5E7F01"/>
    <w:rsid w:val="005F012D"/>
  </w:style>
  <w:style w:type="paragraph" w:customStyle="1" w:styleId="3002FF44A1864C7384661E6060EB0189">
    <w:name w:val="3002FF44A1864C7384661E6060EB0189"/>
    <w:rsid w:val="005F012D"/>
  </w:style>
  <w:style w:type="paragraph" w:customStyle="1" w:styleId="62B5E7580E234A04886EC7443E61CABB">
    <w:name w:val="62B5E7580E234A04886EC7443E61CABB"/>
    <w:rsid w:val="005F012D"/>
  </w:style>
  <w:style w:type="paragraph" w:customStyle="1" w:styleId="DA24155DCDC44FBFABF92C67A6097609">
    <w:name w:val="DA24155DCDC44FBFABF92C67A6097609"/>
    <w:rsid w:val="005F012D"/>
  </w:style>
  <w:style w:type="paragraph" w:customStyle="1" w:styleId="9DA6E1AD34F54ED18F6D0DDFA20D7932">
    <w:name w:val="9DA6E1AD34F54ED18F6D0DDFA20D7932"/>
    <w:rsid w:val="005F012D"/>
  </w:style>
  <w:style w:type="paragraph" w:customStyle="1" w:styleId="50686E66A66A4B3293F897D412EE5405">
    <w:name w:val="50686E66A66A4B3293F897D412EE5405"/>
    <w:rsid w:val="005F012D"/>
  </w:style>
  <w:style w:type="paragraph" w:customStyle="1" w:styleId="6F446CDB268743238408CD3464A418B6">
    <w:name w:val="6F446CDB268743238408CD3464A418B6"/>
    <w:rsid w:val="005F012D"/>
  </w:style>
  <w:style w:type="paragraph" w:customStyle="1" w:styleId="604511E68F30471AB049F98063DCF063">
    <w:name w:val="604511E68F30471AB049F98063DCF063"/>
    <w:rsid w:val="00E87731"/>
  </w:style>
  <w:style w:type="paragraph" w:customStyle="1" w:styleId="D851747E821946E5B8ECA69E2CA35B37">
    <w:name w:val="D851747E821946E5B8ECA69E2CA35B37"/>
    <w:rsid w:val="00E87731"/>
  </w:style>
  <w:style w:type="paragraph" w:customStyle="1" w:styleId="3B5A0BC114B24A5781CAC2F63BB4E3CE">
    <w:name w:val="3B5A0BC114B24A5781CAC2F63BB4E3CE"/>
    <w:rsid w:val="00E87731"/>
  </w:style>
  <w:style w:type="paragraph" w:customStyle="1" w:styleId="EC74D830A5204F6D9930D358BCC08CD8">
    <w:name w:val="EC74D830A5204F6D9930D358BCC08CD8"/>
    <w:rsid w:val="005F012D"/>
  </w:style>
  <w:style w:type="paragraph" w:customStyle="1" w:styleId="1DCB73FD1E0449369046454FA24E024E">
    <w:name w:val="1DCB73FD1E0449369046454FA24E024E"/>
    <w:rsid w:val="005F012D"/>
  </w:style>
  <w:style w:type="paragraph" w:customStyle="1" w:styleId="C63AECFF26234FE6872D6B97D4FC073F">
    <w:name w:val="C63AECFF26234FE6872D6B97D4FC073F"/>
    <w:rsid w:val="005F012D"/>
  </w:style>
  <w:style w:type="paragraph" w:customStyle="1" w:styleId="650D9863175A4ABF94249EEF2595E6F3">
    <w:name w:val="650D9863175A4ABF94249EEF2595E6F3"/>
    <w:rsid w:val="005F012D"/>
  </w:style>
  <w:style w:type="paragraph" w:customStyle="1" w:styleId="383584BF42544C42A3260DB1C9795065">
    <w:name w:val="383584BF42544C42A3260DB1C9795065"/>
    <w:rsid w:val="005F01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askpanes/_rels/taskpane1.xml.rels><?xml version="1.0" encoding="UTF-8" standalone="yes"?>
<Relationships xmlns="http://schemas.openxmlformats.org/package/2006/relationships">
  <Relationship
    Id="rId_we1"
    Type="http://schemas.microsoft.com/office/2011/relationships/webextension"
    Target="../webextensions/webextension1.xml"/>
</Relationships>
</file>

<file path=word/taskpanes/taskpane1.xml><?xml version="1.0" encoding="utf-8"?>
<wetp:taskpanes xmlns:wetp="http://schemas.microsoft.com/office/webextensions/taskpanes/2010/11">
  <wetp:taskpane dockstate="right" visibility="1" width="350" row="4">
    <wetp:webextensionref xmlns:r="http://schemas.openxmlformats.org/officeDocument/2006/relationships" r:id="rId_we1"/>
  </wetp:taskpane>
</wetp:taskpan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707" row="1">
    <wetp:webextensionref xmlns:r="http://schemas.openxmlformats.org/officeDocument/2006/relationships" r:id="rId1"/>
  </wetp:taskpane>
  <wetp:taskpane dockstate="right" visibility="0" width="649" row="5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b9d2a8c-4f1e-4d6b-a5c3-9e2f1b4d7a8e}">
  <we:reference id="3b9d2a8c-4f1e-4d6b-a5c3-9e2f1b4d7a8e" version="1.0.0.0" store="en-US" storeType="developer"/>
  <we:alternateReferences/>
  <we:properties>
    <we:property name="addinTitle" value="DocSense AI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6715935-596E-4AED-ABE1-E577478A053F}">
  <we:reference id="96ea70e5-5819-41ec-a3d6-d29b5ef79d51" version="1.0.0.0" store="\\LPF5XN8W0\Users\psakhare\OneDrive - Conga\Documents\GitHub\XAuthor" storeType="Filesystem"/>
  <we:alternateReferences/>
  <we:properties>
    <we:property name="highlightFields" value="&quot;false&quot;"/>
    <we:property name="AptDocProperties" value="&quot;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&quot;"/>
    <we:property name="Protection" value="&quot;trackedChanges&quot;"/>
    <we:property name="IgnoreReconcile" value="&quot;[\&quot;4768\&quot;,\&quot;5383\&quot;]&quot;"/>
    <we:property name="insertedClauses" value="&quot;[\&quot;7152\&quot;,\&quot;8900\&quot;]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AptDocProperties xmlns="http://www.apttus.com/aptdocproperties">
  <Properties xmlns="">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</Properties>
  <HasDatePicker xmlns="">false</HasDatePicker>
  <DocumentProtection xmlns="">trackedChanges</DocumentProtection>
</AptDocProperties>
</file>

<file path=customXml/item2.xml><?xml version="1.0" encoding="utf-8"?>
<ApttusMetadata xmlns="http://www.apttus.com/schemas">
  <Node xmlns:p2="http://www.apttus.com/schemas" p2:id="920891306">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</Node>
  <Node xmlns:p2="http://www.apttus.com/schemas" p2:id="6216">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</Node>
  <Node xmlns:p2="http://www.apttus.com/schemas" p2:id="1555351587">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</Node>
  <Node xmlns:p2="http://www.apttus.com/schemas" p2:id="2005327024">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</Node>
  <Node xmlns:p2="http://www.apttus.com/schemas" p2:id="4768">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</Node>
  <Node xmlns:p2="http://www.apttus.com/schemas" p2:id="363803">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</Node>
  <Node xmlns:p2="http://www.apttus.com/schemas" p2:id="671695">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</Node>
  <Node xmlns:p2="http://www.apttus.com/schemas" p2:id="583444">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</Node>
  <Node xmlns:p2="http://www.apttus.com/schemas" p2:id="426463">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</Node>
  <Node xmlns:p2="http://www.apttus.com/schemas" p2:id="451366">H4sIAAAAAAAAA3XRyQrCMBAG4EcK4nIKBal6cm168FamyS9EalvSVKxPb1Kwi8tt5uOfyUD4DpYUWQp43JQIIpQgy1nbcFGnbRFTmoGzd8vFRhS1kQjOy0TA3LVEcswoTyRz4qsVWpRu6J11UxEuMMglDukV0u7p5pj9cbE5kkM7sK/n/PBXiodFrrTVRe7CmjL9hHLP/NQO14/SoKpcNYwOtZ8/nLbCNhlGS3vsLPyR600Uxo4O/ATfj876BK2C2XwyXSw4035B95cvR5DghNYBAAA=</Node>
  <Node xmlns:p2="http://www.apttus.com/schemas" p2:id="757396">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</Node>
  <Node xmlns:p2="http://www.apttus.com/schemas" p2:id="428564">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</Node>
  <Node xmlns:p2="http://www.apttus.com/schemas" p2:id="147802">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</Node>
  <Node xmlns:p2="http://www.apttus.com/schemas" p2:id="641362">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</Node>
  <Node xmlns:p2="http://www.apttus.com/schemas" p2:id="5383">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</Node>
  <Node xmlns:p2="http://www.apttus.com/schemas" p2:id="3928">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</Node>
  <Node xmlns:p2="http://www.apttus.com/schemas" p2:id="971925">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</Node>
  <Node xmlns:p2="http://www.apttus.com/schemas" p2:id="6930">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</Node>
  <Node xmlns:p2="http://www.apttus.com/schemas" p2:id="474883">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</Node>
  <Node xmlns="" xmlns:p2="http://www.apttus.com/schemas" p2:id="7152">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</Node>
  <Node xmlns="" xmlns:p2="http://www.apttus.com/schemas" p2:id="715263">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</Node>
  <Node xmlns="" xmlns:p2="http://www.apttus.com/schemas" p2:id="726407">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</Node>
  <Node xmlns="" xmlns:p2="http://www.apttus.com/schemas" p2:id="378044">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</Node>
  <Node xmlns="" xmlns:p2="http://www.apttus.com/schemas" p2:id="442506">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</Node>
  <Node xmlns="" xmlns:p2="http://www.apttus.com/schemas" p2:id="106932">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</Node>
  <Node xmlns="" xmlns:p2="http://www.apttus.com/schemas" p2:id="841578">H4sIAAAAAAAACo2SwU7DMBBEPylCoqIHK1IJ9NSQUFfQW7Sxp5LB2JHjIMrXs4mUNm1z4Db7NOMd2RY5ImmKlIrdsUG6RQOKIhkGIbt6EDuqLUQyjkKupe+CQrpfVRLh2yhUpSVXqYRJr54wQMWh0cupLQ4IcApF/QEVX+iLMTtmuVyXxDBO2M26PnzjEpl32kTjHZsNWfMLzWtm6Qk+/zQBbctqap3Sc7543ch4tH33OXhi2YzvzKQP8aLgNejni1rXIKfwmVnqWvCzWVLQZeB791377oMuGrh9vuHcP32P1OKNbNf3nWij0+X93eJhKRKWfNr4Y/4ATq1gDDwCAAA=</Node>
  <Node xmlns="" xmlns:p2="http://www.apttus.com/schemas" p2:id="692225">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</Node>
  <Node xmlns="" xmlns:p2="http://www.apttus.com/schemas" p2:id="223039">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</Node>
  <Node xmlns="" xmlns:p2="http://www.apttus.com/schemas" p2:id="385720">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</Node>
  <Node xmlns="" xmlns:p2="http://www.apttus.com/schemas" p2:id="396830">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</Node>
  <Node xmlns="" xmlns:p2="http://www.apttus.com/schemas" p2:id="758628">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</Node>
  <Node xmlns="" xmlns:p2="http://www.apttus.com/schemas" p2:id="8900">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</Node>
</ApttusMetadata>
</file>

<file path=customXml/item3.xml><?xml version="1.0" encoding="utf-8"?>
<Document xmlns="http://www.apttus.com/externalmetadata">
  <Fields>
    <Field xmlns="" id="971925"/>
    <Field xmlns="" id="6930"/>
    <Field xmlns="" id="474883"/>
  </Fields>
  <Clauses>
    <Clause id="6216"/>
    <Clause id="4768"/>
    <Clause id="5383"/>
    <Clause id="3928"/>
    <Clause id="7152"/>
    <Clause id="8900"/>
  </Clauses>
  <Tables/>
  <Sections>
    <Section Number="1">
      <Row name="1" id="0981031d-a106-4c81-87a5-05dc299f070c">
        <Fields>
          <Field id="1555351587"/>
          <Field id="2005327024"/>
          <Field id="920891306"/>
        </Fields>
        <Tables/>
      </Row>
    </Section>
    <Section Number="3">
      <Row name="1" id="914d926d-001e-435f-963f-479e2c2b8ee5">
        <Fields>
          <Field id="363803"/>
          <Field id="671695"/>
          <Field id="583444"/>
          <Field id="426463"/>
        </Fields>
        <Tables>
          <Table id="451366" TableInst="1" SectionInst="2" SectionNum="3">
            <RowHeader>
              <FieldHeader>
                <Metadata>
                  <Type>Field</Type>
                  <Tag>Name</Tag>
                  <SubType>String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XA_PlanDevice_c/Name</SFSource>
                  <SFSourceAPI>Name</SFSourceAPI>
                  <RenderAs>String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-1115205196</id>
                  <displayTag>Name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</Metadata>
              </FieldHeader>
              <FieldHeader>
                <Metadata>
                  <Type>Field</Type>
                  <Tag>Device Quantity</Tag>
                  <SubType>Double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XA_PlanDevice_c/Device_Quantity_c</SFSource>
                  <SFSourceAPI>Device_Quantity_c</SFSourceAPI>
                  <RenderAs>Double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False</Smart>
                  <Readonly>False</Readonly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</Metadata>
              </FieldHeader>
              <FieldHeader>
                <Metadata>
                  <Type>Field</Type>
                  <Tag>Device List Price</Tag>
                  <SubType>Currency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XA_PlanDevice_c/Device_List_Price_c</SFSource>
                  <SFSourceAPI>Device_List_Price_c</SFSourceAPI>
                  <RenderAs>Currency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1684700538</id>
                  <displayTag>Device List Price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</Metadata>
              </FieldHeader>
              <FieldHeader>
                <Metadata>
                  <Type>Field</Type>
                  <Tag>Device Extended Price</Tag>
                  <SubType>Currency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XA_PlanDevice_c/Device_Extended_Price_c</SFSource>
                  <SFSourceAPI>Device_Extended_Price_c</SFSourceAPI>
                  <RenderAs>Currency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False</Smart>
                  <Readonly>True</Readonly>
                  <id>1765648816</id>
                  <displayTag>Device Extended Price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</Metadata>
              </FieldHeader>
              <FieldHeader>
                <Metadata>
                  <Type>Field</Type>
                  <Tag>Device Base Price</Tag>
                  <SubType>Currency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XA_PlanDevice_c/Device_Base_Price_c</SFSource>
                  <SFSourceAPI>Device_Base_Price_c</SFSourceAPI>
                  <RenderAs>Currency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773524880</id>
                  <displayTag>Device Base Price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</Metadata>
              </FieldHeader>
            </RowHeader>
            <Row>
              <Field id="757396"/>
              <Field id=""/>
              <Field id="428564"/>
              <Field id="147802"/>
              <Field id="641362"/>
            </Row>
          </Table>
        </Tables>
      </Row>
    </Section>
    <Section Number="3">
      <Row name="1" id="914d926d-001e-435f-963f-479e2c2b8ee5">
        <Fields>
          <Field id="715263"/>
          <Field id="726407"/>
          <Field id="378044"/>
          <Field id="442506"/>
          <Field id="106932"/>
        </Fields>
        <Tables>
          <Table id="841578" TableInst="1" SectionInst="2" SectionNum="3">
            <RowHeader>
              <FieldHeader>
                <Metadata>
                  <Type>Field</Type>
                  <Tag>Name</Tag>
                  <SubType>String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XA_PlanDevice_c/Name</SFSource>
                  <SFSourceAPI>Name</SFSourceAPI>
                  <RenderAs>String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-1446457002</id>
                  <displayTag>Name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  <MarkClauseReplacedPreviousWordOpenXML/>
                  <BaseValue/>
                </Metadata>
              </FieldHeader>
              <FieldHeader>
                <Metadata>
                  <Type>Field</Type>
                  <Tag>Device Quantity</Tag>
                  <SubType>Double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XA_PlanDevice_c/Device_Quantity_c</SFSource>
                  <SFSourceAPI>Device_Quantity_c</SFSourceAPI>
                  <RenderAs>Double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-1246110154</id>
                  <displayTag>Device Quantity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  <MarkClauseReplacedPreviousWordOpenXML/>
                  <BaseValue/>
                </Metadata>
              </FieldHeader>
              <FieldHeader>
                <Metadata>
                  <Type>Field</Type>
                  <Tag>Device List Price</Tag>
                  <SubType>Currency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XA_PlanDevice_c/Device_List_Price_c</SFSource>
                  <SFSourceAPI>Device_List_Price_c</SFSourceAPI>
                  <RenderAs>Currency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False</Smart>
                  <Readonly>True</Readonly>
                  <id>-390501025</id>
                  <displayTag>Device List Price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  <MarkClauseReplacedPreviousWordOpenXML/>
                  <BaseValue/>
                </Metadata>
              </FieldHeader>
              <FieldHeader>
                <Metadata>
                  <Type>Field</Type>
                  <Tag>Device Extended Price</Tag>
                  <SubType>Currency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XA_PlanDevice_c/Device_Extended_Price_c</SFSource>
                  <SFSourceAPI>Device_Extended_Price_c</SFSourceAPI>
                  <RenderAs>Currency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1072390749</id>
                  <displayTag>Device Extended Price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  <MarkClauseReplacedPreviousWordOpenXML/>
                  <BaseValue/>
                </Metadata>
              </FieldHeader>
              <FieldHeader>
                <Metadata>
                  <Type>Field</Type>
                  <Tag>Device Base Price</Tag>
                  <SubType>Currency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XA_PlanDevice_c/Device_Base_Price_c</SFSource>
                  <SFSourceAPI>Device_Base_Price_c</SFSourceAPI>
                  <RenderAs>Currency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1174991350</id>
                  <displayTag>Device Base Price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  <MarkClauseReplacedPreviousWordOpenXML/>
                  <BaseValue/>
                </Metadata>
              </FieldHeader>
            </RowHeader>
            <Row>
              <Field id="692225"/>
              <Field id="223039"/>
              <Field id="385720"/>
              <Field id="396830"/>
              <Field id="758628"/>
            </Row>
          </Table>
        </Tables>
      </Row>
    </Section>
  </Sections>
</Document>
</file>

<file path=customXml/itemProps1.xml><?xml version="1.0" encoding="utf-8"?>
<ds:datastoreItem xmlns:ds="http://schemas.openxmlformats.org/officeDocument/2006/customXml" ds:itemID="{E5D28479-92F9-41D0-A281-B3E2FA0AAE17}">
  <ds:schemaRefs>
    <ds:schemaRef ds:uri="http://www.apttus.com/aptdocproperties"/>
    <ds:schemaRef ds:uri=""/>
  </ds:schemaRefs>
</ds:datastoreItem>
</file>

<file path=customXml/itemProps2.xml><?xml version="1.0" encoding="utf-8"?>
<ds:datastoreItem xmlns:ds="http://schemas.openxmlformats.org/officeDocument/2006/customXml" ds:itemID="{EA236462-C817-424F-8B39-DFD1217246DE}">
  <ds:schemaRefs>
    <ds:schemaRef ds:uri="http://www.apttus.com/schemas"/>
    <ds:schemaRef ds:uri=""/>
  </ds:schemaRefs>
</ds:datastoreItem>
</file>

<file path=customXml/itemProps3.xml><?xml version="1.0" encoding="utf-8"?>
<ds:datastoreItem xmlns:ds="http://schemas.openxmlformats.org/officeDocument/2006/customXml" ds:itemID="{A4D8080F-97C0-4491-9B82-56D6EA3B40AF}">
  <ds:schemaRefs>
    <ds:schemaRef ds:uri="http://www.apttus.com/externalmetadata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Virendra Sakhare</dc:creator>
  <cp:lastModifiedBy>Pankaj Virendra Sakhare</cp:lastModifiedBy>
  <cp:revision>7</cp:revision>
  <dcterms:created xsi:type="dcterms:W3CDTF">2026-03-26T08:51:00Z</dcterms:created>
  <dcterms:modified xsi:type="dcterms:W3CDTF">2026-05-19T18:09:00Z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dccfee-01fd-4312-8033-43d18efb0b7c_ActionId">
    <vt:lpwstr>c9c7f06b-e622-4f45-9e39-88555be497a7</vt:lpwstr>
  </property>
  <property fmtid="{D5CDD505-2E9C-101B-9397-08002B2CF9AE}" pid="3" name="MSIP_Label_2edccfee-01fd-4312-8033-43d18efb0b7c_ContentBits">
    <vt:lpwstr>0</vt:lpwstr>
  </property>
  <property fmtid="{D5CDD505-2E9C-101B-9397-08002B2CF9AE}" pid="4" name="MSIP_Label_2edccfee-01fd-4312-8033-43d18efb0b7c_Enabled">
    <vt:lpwstr>true</vt:lpwstr>
  </property>
  <property fmtid="{D5CDD505-2E9C-101B-9397-08002B2CF9AE}" pid="5" name="MSIP_Label_2edccfee-01fd-4312-8033-43d18efb0b7c_Method">
    <vt:lpwstr>Standard</vt:lpwstr>
  </property>
  <property fmtid="{D5CDD505-2E9C-101B-9397-08002B2CF9AE}" pid="6" name="MSIP_Label_2edccfee-01fd-4312-8033-43d18efb0b7c_Name">
    <vt:lpwstr>Internal Use - General</vt:lpwstr>
  </property>
  <property fmtid="{D5CDD505-2E9C-101B-9397-08002B2CF9AE}" pid="7" name="MSIP_Label_2edccfee-01fd-4312-8033-43d18efb0b7c_SetDate">
    <vt:lpwstr>2026-03-26T09:09:50Z</vt:lpwstr>
  </property>
  <property fmtid="{D5CDD505-2E9C-101B-9397-08002B2CF9AE}" pid="8" name="MSIP_Label_2edccfee-01fd-4312-8033-43d18efb0b7c_SiteId">
    <vt:lpwstr>3a41ae53-fb35-4431-be7b-a0b3e1aee3c0</vt:lpwstr>
  </property>
  <property fmtid="{D5CDD505-2E9C-101B-9397-08002B2CF9AE}" pid="9" name="MSIP_Label_2edccfee-01fd-4312-8033-43d18efb0b7c_Tag">
    <vt:lpwstr>10, 3, 0, 1</vt:lpwstr>
  </property>
</Properties>
</file>